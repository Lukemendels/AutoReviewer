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2"/>
      <w:commentRangeStart w:id="3"/>
      <w:r>
        <w:t>This sentence has a discussion thread attached to it.</w:t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0"/>
      <w:r>
        <w:rPr>
          <w:rStyle w:val="CommentReference"/>
        </w:rPr>
        <w:commentReference w:id="0"/>
      </w:r>
      <w:ins w:id="5" w:author="Reviewer A" w:date="2026-01-01T00:00:00Z">
        <w:r>
          <w:t xml:space="preserve"> (with mixed changes)</w:t>
        </w:r>
      </w:ins>
    </w:p>
    <w:p>
      <w:commentRangeStart w:id="1"/>
      <w:r>
        <w:t>This sentence has a resolved comment attached to it.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 A" w:initials="" w:date="2026-07-02T00:00:00Z">
    <w:p w14:paraId="10000000">
      <w:pPr>
        <w:pStyle w:val="CommentText"/>
      </w:pPr>
      <w:r>
        <w:rPr>
          <w:rStyle w:val="CommentReference"/>
        </w:rPr>
        <w:annotationRef/>
      </w:r>
      <w:r>
        <w:t>Is this the right threshold?</w:t>
      </w:r>
    </w:p>
  </w:comment>
  <w:comment w:id="1" w:author="Reviewer B" w:initials="" w:date="2026-07-02T00:00:00Z">
    <w:p w14:paraId="10000001">
      <w:pPr>
        <w:pStyle w:val="CommentText"/>
      </w:pPr>
      <w:r>
        <w:rPr>
          <w:rStyle w:val="CommentReference"/>
        </w:rPr>
        <w:annotationRef/>
      </w:r>
      <w:r>
        <w:t>Please cite the authority here.</w:t>
      </w:r>
    </w:p>
  </w:comment>
  <w:comment w:id="2" w:author="Reviewer B" w:initials="" w:date="2026-07-02T00:00:00Z">
    <w:p w14:paraId="10000002">
      <w:pPr>
        <w:pStyle w:val="CommentText"/>
      </w:pPr>
      <w:r>
        <w:rPr>
          <w:rStyle w:val="CommentReference"/>
        </w:rPr>
        <w:annotationRef/>
      </w:r>
      <w:r>
        <w:t>Agreed -- flagged for legal review.</w:t>
      </w:r>
    </w:p>
  </w:comment>
  <w:comment w:id="3" w:author="Reviewer C" w:initials="" w:date="2026-07-02T00:00:00Z">
    <w:p w14:paraId="10000003">
      <w:pPr>
        <w:pStyle w:val="CommentText"/>
      </w:pPr>
      <w:r>
        <w:rPr>
          <w:rStyle w:val="CommentReference"/>
        </w:rPr>
        <w:annotationRef/>
      </w:r>
      <w:r>
        <w:t>Yes, let's verify.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done="1"/>
  <w15:commentEx w15:paraId="10000002" w15:done="0" w15:paraIdParent="10000000"/>
  <w15:commentEx w15:paraId="10000003" w15:done="0" w15:paraIdParent="10000002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