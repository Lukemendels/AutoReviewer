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rule shall apply to </w:t>
      </w:r>
      <w:ins w:id="1" w:author="Reviewer A" w:date="2026-01-01T00:00:00Z">
        <w:r>
          <w:t>all covered carriers</w:t>
        </w:r>
      </w:ins>
      <w:r>
        <w:t>.</w:t>
      </w:r>
    </w:p>
    <w:p>
      <w:r>
        <w:t xml:space="preserve">This clause is obsolete and </w:t>
      </w:r>
      <w:del w:id="2" w:author="Reviewer A" w:date="2026-01-01T00:00:00Z">
        <w:r>
          <w:delText>should be removed entirely</w:delText>
        </w:r>
      </w:del>
      <w:r>
        <w:t>.</w:t>
      </w:r>
    </w:p>
    <w:p>
      <w:r>
        <w:t xml:space="preserve">The deadline is </w:t>
      </w:r>
      <w:del w:id="3" w:author="Reviewer A" w:date="2026-01-01T00:00:00Z">
        <w:r>
          <w:delText>30 days</w:delText>
        </w:r>
      </w:del>
      <w:ins w:id="4" w:author="Reviewer A" w:date="2026-01-01T00:00:00Z">
        <w:r>
          <w:t>60 days</w:t>
        </w:r>
      </w:ins>
      <w:r>
        <w:t xml:space="preserve"> after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