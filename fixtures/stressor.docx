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Stress Test Document</w:t>
      </w:r>
    </w:p>
    <w:p>
      <w:pPr>
        <w:pStyle w:val="Heading2"/>
      </w:pPr>
      <w:r>
        <w:t>Section 1</w:t>
      </w:r>
    </w:p>
    <w:p>
      <w:r>
        <w:t>Paragraph 0: this regulatory text discusses cost-benefit considerations, compliance timelines, and carrier obligations under the proposed rule, repeated with variation to build up document length for stress testing.</w:t>
      </w:r>
      <w:r>
        <w:t xml:space="preserve"> </w:t>
      </w:r>
      <w:ins w:id="5" w:author="Reviewer A" w:date="2026-01-01T00:00:00Z">
        <w:r>
          <w:t>(flagged for review)</w:t>
        </w:r>
      </w:ins>
    </w:p>
    <w:p>
      <w:r>
        <w:t>Paragraph 1: this regulatory text discusses cost-benefit considerations, compliance timelines, and carrier obligations under the proposed rule, repeated with variation to build up document length for stress testing.</w:t>
      </w:r>
    </w:p>
    <w:p>
      <w:r>
        <w:t>Paragraph 2: this regulatory text discusses cost-benefit considerations, compliance timelines, and carrier obligations under the proposed rule, repeated with variation to build up document length for stress testing.</w:t>
      </w:r>
    </w:p>
    <w:p>
      <w:r>
        <w:t>Paragraph 3: this regulatory text discusses cost-benefit considerations, compliance timelines, and carrier obligations under the proposed rule, repeated with variation to build up document length for stress testing.</w:t>
      </w:r>
    </w:p>
    <w:p>
      <w:r>
        <w:t>Paragraph 4: this regulatory text discusses cost-benefit considerations, compliance timelines, and carrier obligations under the proposed rule, repeated with variation to build up document length for stress testing.</w:t>
      </w:r>
    </w:p>
    <w:p>
      <w:r>
        <w:t>Paragraph 5: this regulatory text discusses cost-benefit considerations, compliance timelines, and carrier obligations under the proposed rule, repeated with variation to build up document length for stress testing.</w:t>
      </w:r>
    </w:p>
    <w:p>
      <w:r>
        <w:t>Paragraph 6: this regulatory text discusses cost-benefit considerations, compliance timelines, and carrier obligations under the proposed rule, repeated with variation to build up document length for stress testing.</w:t>
      </w:r>
    </w:p>
    <w:p>
      <w:r>
        <w:t>Paragraph 7: this regulatory text discusses cost-benefit considerations, compliance timelines, and carrier obligations under the proposed rule, repeated with variation to build up document length for stress testing.</w:t>
      </w:r>
    </w:p>
    <w:p>
      <w:r>
        <w:t>Paragraph 8: this regulatory text discusses cost-benefit considerations, compliance timelines, and carrier obligations under the proposed rule, repeated with variation to build up document length for stress testing.</w:t>
      </w:r>
    </w:p>
    <w:p>
      <w:r>
        <w:t>Paragraph 9: this regulatory text discusses cost-benefit considerations, compliance timelines, and carrier obligations under the proposed rule, repeated with variation to build up document length for stress testing.</w:t>
      </w:r>
    </w:p>
    <w:p>
      <w:r>
        <w:t>Paragraph 10: this regulatory text discusses cost-benefit considerations, compliance timelines, and carrier obligations under the proposed rule, repeated with variation to build up document length for stress testing.</w:t>
      </w:r>
      <w:r>
        <w:t xml:space="preserve"> </w:t>
      </w:r>
      <w:ins w:id="6" w:author="Reviewer A" w:date="2026-01-01T00:00:00Z">
        <w:r>
          <w:t>(flagged for review)</w:t>
        </w:r>
      </w:ins>
    </w:p>
    <w:p>
      <w:r>
        <w:t>Paragraph 11: this regulatory text discusses cost-benefit considerations, compliance timelines, and carrier obligations under the proposed rule, repeated with variation to build up document length for stress testing.</w:t>
      </w:r>
    </w:p>
    <w:p>
      <w:r>
        <w:t>Paragraph 12: this regulatory text discusses cost-benefit considerations, compliance timelines, and carrier obligations under the proposed rule, repeated with variation to build up document length for stress testing.</w:t>
      </w:r>
    </w:p>
    <w:p>
      <w:r>
        <w:t>Paragraph 13: this regulatory text discusses cost-benefit considerations, compliance timelines, and carrier obligations under the proposed rule, repeated with variation to build up document length for stress testing.</w:t>
      </w:r>
    </w:p>
    <w:p>
      <w:r>
        <w:t>Paragraph 14: this regulatory text discusses cost-benefit considerations, compliance timelines, and carrier obligations under the proposed rule, repeated with variation to build up document length for stress testing.</w:t>
      </w:r>
    </w:p>
    <w:p>
      <w:r>
        <w:t>Paragraph 15: this regulatory text discusses cost-benefit considerations, compliance timelines, and carrier obligations under the proposed rule, repeated with variation to build up document length for stress testing.</w:t>
      </w:r>
    </w:p>
    <w:p>
      <w:r>
        <w:t>Paragraph 16: this regulatory text discusses cost-benefit considerations, compliance timelines, and carrier obligations under the proposed rule, repeated with variation to build up document length for stress testing.</w:t>
      </w:r>
    </w:p>
    <w:p>
      <w:r>
        <w:t>Paragraph 17: this regulatory text discusses cost-benefit considerations, compliance timelines, and carrier obligations under the proposed rule, repeated with variation to build up document length for stress testing.</w:t>
      </w:r>
    </w:p>
    <w:p>
      <w:r>
        <w:t>Paragraph 18: this regulatory text discusses cost-benefit considerations, compliance timelines, and carrier obligations under the proposed rule, repeated with variation to build up document length for stress testing.</w:t>
      </w:r>
    </w:p>
    <w:p>
      <w:r>
        <w:t>Paragraph 19: this regulatory text discusses cost-benefit considerations, compliance timelines, and carrier obligations under the proposed rule, repeated with variation to build up document length for stress testing.</w:t>
      </w:r>
    </w:p>
    <w:p>
      <w:r>
        <w:t>Paragraph 20: this regulatory text discusses cost-benefit considerations, compliance timelines, and carrier obligations under the proposed rule, repeated with variation to build up document length for stress testing.</w:t>
      </w:r>
      <w:r>
        <w:t xml:space="preserve"> </w:t>
      </w:r>
      <w:ins w:id="7" w:author="Reviewer A" w:date="2026-01-01T00:00:00Z">
        <w:r>
          <w:t>(flagged for review)</w:t>
        </w:r>
      </w:ins>
    </w:p>
    <w:p>
      <w:r>
        <w:t>Paragraph 21: this regulatory text discusses cost-benefit considerations, compliance timelines, and carrier obligations under the proposed rule, repeated with variation to build up document length for stress testing.</w:t>
      </w:r>
    </w:p>
    <w:p>
      <w:r>
        <w:t>Paragraph 22: this regulatory text discusses cost-benefit considerations, compliance timelines, and carrier obligations under the proposed rule, repeated with variation to build up document length for stress testing.</w:t>
      </w:r>
    </w:p>
    <w:p>
      <w:r>
        <w:t>Paragraph 23: this regulatory text discusses cost-benefit considerations, compliance timelines, and carrier obligations under the proposed rule, repeated with variation to build up document length for stress testing.</w:t>
      </w:r>
    </w:p>
    <w:p>
      <w:r>
        <w:t>Paragraph 24: this regulatory text discusses cost-benefit considerations, compliance timelines, and carrier obligations under the proposed rule, repeated with variation to build up document length for stress testing.</w:t>
      </w:r>
    </w:p>
    <w:p>
      <w:pPr>
        <w:pStyle w:val="Heading2"/>
      </w:pPr>
      <w:r>
        <w:t>Section 2</w:t>
      </w:r>
    </w:p>
    <w:p>
      <w:r>
        <w:t>Paragraph 25: this regulatory text discusses cost-benefit considerations, compliance timelines, and carrier obligations under the proposed rule, repeated with variation to build up document length for stress testing.</w:t>
      </w:r>
    </w:p>
    <w:p>
      <w:r>
        <w:t>Paragraph 26: this regulatory text discusses cost-benefit considerations, compliance timelines, and carrier obligations under the proposed rule, repeated with variation to build up document length for stress testing.</w:t>
      </w:r>
    </w:p>
    <w:p>
      <w:r>
        <w:t>Paragraph 27: this regulatory text discusses cost-benefit considerations, compliance timelines, and carrier obligations under the proposed rule, repeated with variation to build up document length for stress testing.</w:t>
      </w:r>
    </w:p>
    <w:p>
      <w:r>
        <w:t>Paragraph 28: this regulatory text discusses cost-benefit considerations, compliance timelines, and carrier obligations under the proposed rule, repeated with variation to build up document length for stress testing.</w:t>
      </w:r>
    </w:p>
    <w:p>
      <w:r>
        <w:t>Paragraph 29: this regulatory text discusses cost-benefit considerations, compliance timelines, and carrier obligations under the proposed rule, repeated with variation to build up document length for stress testing.</w:t>
      </w:r>
    </w:p>
    <w:p>
      <w:r>
        <w:t>Paragraph 30: this regulatory text discusses cost-benefit considerations, compliance timelines, and carrier obligations under the proposed rule, repeated with variation to build up document length for stress testing.</w:t>
      </w:r>
      <w:r>
        <w:t xml:space="preserve"> </w:t>
      </w:r>
      <w:ins w:id="8" w:author="Reviewer A" w:date="2026-01-01T00:00:00Z">
        <w:r>
          <w:t>(flagged for review)</w:t>
        </w:r>
      </w:ins>
    </w:p>
    <w:p>
      <w:r>
        <w:t>Paragraph 31: this regulatory text discusses cost-benefit considerations, compliance timelines, and carrier obligations under the proposed rule, repeated with variation to build up document length for stress testing.</w:t>
      </w:r>
    </w:p>
    <w:p>
      <w:r>
        <w:t>Paragraph 32: this regulatory text discusses cost-benefit considerations, compliance timelines, and carrier obligations under the proposed rule, repeated with variation to build up document length for stress testing.</w:t>
      </w:r>
    </w:p>
    <w:p>
      <w:r>
        <w:t>Paragraph 33: this regulatory text discusses cost-benefit considerations, compliance timelines, and carrier obligations under the proposed rule, repeated with variation to build up document length for stress testing.</w:t>
      </w:r>
    </w:p>
    <w:p>
      <w:r>
        <w:t>Paragraph 34: this regulatory text discusses cost-benefit considerations, compliance timelines, and carrier obligations under the proposed rule, repeated with variation to build up document length for stress testing.</w:t>
      </w:r>
    </w:p>
    <w:p>
      <w:r>
        <w:t>Paragraph 35: this regulatory text discusses cost-benefit considerations, compliance timelines, and carrier obligations under the proposed rule, repeated with variation to build up document length for stress testing.</w:t>
      </w:r>
    </w:p>
    <w:p>
      <w:r>
        <w:t>Paragraph 36: this regulatory text discusses cost-benefit considerations, compliance timelines, and carrier obligations under the proposed rule, repeated with variation to build up document length for stress testing.</w:t>
      </w:r>
    </w:p>
    <w:p>
      <w:r>
        <w:t>Paragraph 37: this regulatory text discusses cost-benefit considerations, compliance timelines, and carrier obligations under the proposed rule, repeated with variation to build up document length for stress testing.</w:t>
      </w:r>
    </w:p>
    <w:p>
      <w:r>
        <w:t>Paragraph 38: this regulatory text discusses cost-benefit considerations, compliance timelines, and carrier obligations under the proposed rule, repeated with variation to build up document length for stress testing.</w:t>
      </w:r>
    </w:p>
    <w:p>
      <w:r>
        <w:t>Paragraph 39: this regulatory text discusses cost-benefit considerations, compliance timelines, and carrier obligations under the proposed rule, repeated with variation to build up document length for stress testing.</w:t>
      </w:r>
    </w:p>
    <w:p>
      <w:r>
        <w:t>Paragraph 40: this regulatory text discusses cost-benefit considerations, compliance timelines, and carrier obligations under the proposed rule, repeated with variation to build up document length for stress testing.</w:t>
      </w:r>
      <w:r>
        <w:t xml:space="preserve"> </w:t>
      </w:r>
      <w:ins w:id="9" w:author="Reviewer A" w:date="2026-01-01T00:00:00Z">
        <w:r>
          <w:t>(flagged for review)</w:t>
        </w:r>
      </w:ins>
    </w:p>
    <w:p>
      <w:r>
        <w:t>Paragraph 41: this regulatory text discusses cost-benefit considerations, compliance timelines, and carrier obligations under the proposed rule, repeated with variation to build up document length for stress testing.</w:t>
      </w:r>
    </w:p>
    <w:p>
      <w:r>
        <w:t>Paragraph 42: this regulatory text discusses cost-benefit considerations, compliance timelines, and carrier obligations under the proposed rule, repeated with variation to build up document length for stress testing.</w:t>
      </w:r>
    </w:p>
    <w:p>
      <w:r>
        <w:t>Paragraph 43: this regulatory text discusses cost-benefit considerations, compliance timelines, and carrier obligations under the proposed rule, repeated with variation to build up document length for stress testing.</w:t>
      </w:r>
    </w:p>
    <w:p>
      <w:r>
        <w:t>Paragraph 44: this regulatory text discusses cost-benefit considerations, compliance timelines, and carrier obligations under the proposed rule, repeated with variation to build up document length for stress testing.</w:t>
      </w:r>
    </w:p>
    <w:p>
      <w:r>
        <w:t>Paragraph 45: this regulatory text discusses cost-benefit considerations, compliance timelines, and carrier obligations under the proposed rule, repeated with variation to build up document length for stress testing.</w:t>
      </w:r>
    </w:p>
    <w:p>
      <w:r>
        <w:t>Paragraph 46: this regulatory text discusses cost-benefit considerations, compliance timelines, and carrier obligations under the proposed rule, repeated with variation to build up document length for stress testing.</w:t>
      </w:r>
    </w:p>
    <w:p>
      <w:r>
        <w:t>Paragraph 47: this regulatory text discusses cost-benefit considerations, compliance timelines, and carrier obligations under the proposed rule, repeated with variation to build up document length for stress testing.</w:t>
      </w:r>
    </w:p>
    <w:p>
      <w:r>
        <w:t>Paragraph 48: this regulatory text discusses cost-benefit considerations, compliance timelines, and carrier obligations under the proposed rule, repeated with variation to build up document length for stress testing.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 49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Baseline</w:t>
            </w:r>
          </w:p>
        </w:tc>
        <w:tc>
          <w:tcPr>
            <w:tcW w:type="dxa" w:w="4320"/>
          </w:tcPr>
          <w:p>
            <w:r>
              <w:t>49</w:t>
            </w:r>
          </w:p>
        </w:tc>
      </w:tr>
    </w:tbl>
    <w:p>
      <w:pPr>
        <w:pStyle w:val="Heading2"/>
      </w:pPr>
      <w:r>
        <w:t>Section 3</w:t>
      </w:r>
    </w:p>
    <w:p>
      <w:r>
        <w:t>Paragraph 50: this regulatory text discusses cost-benefit considerations, compliance timelines, and carrier obligations under the proposed rule, repeated with variation to build up document length for stress testing.</w:t>
      </w:r>
      <w:r>
        <w:t xml:space="preserve"> </w:t>
      </w:r>
      <w:ins w:id="10" w:author="Reviewer A" w:date="2026-01-01T00:00:00Z">
        <w:r>
          <w:t>(flagged for review)</w:t>
        </w:r>
      </w:ins>
    </w:p>
    <w:p>
      <w:r>
        <w:t>Paragraph 51: this regulatory text discusses cost-benefit considerations, compliance timelines, and carrier obligations under the proposed rule, repeated with variation to build up document length for stress testing.</w:t>
      </w:r>
    </w:p>
    <w:p>
      <w:r>
        <w:t>Paragraph 52: this regulatory text discusses cost-benefit considerations, compliance timelines, and carrier obligations under the proposed rule, repeated with variation to build up document length for stress testing.</w:t>
      </w:r>
    </w:p>
    <w:p>
      <w:r>
        <w:t>Paragraph 53: this regulatory text discusses cost-benefit considerations, compliance timelines, and carrier obligations under the proposed rule, repeated with variation to build up document length for stress testing.</w:t>
      </w:r>
    </w:p>
    <w:p>
      <w:r>
        <w:t>Paragraph 54: this regulatory text discusses cost-benefit considerations, compliance timelines, and carrier obligations under the proposed rule, repeated with variation to build up document length for stress testing.</w:t>
      </w:r>
    </w:p>
    <w:p>
      <w:r>
        <w:t>Paragraph 55: this regulatory text discusses cost-benefit considerations, compliance timelines, and carrier obligations under the proposed rule, repeated with variation to build up document length for stress testing.</w:t>
      </w:r>
    </w:p>
    <w:p>
      <w:r>
        <w:t>Paragraph 56: this regulatory text discusses cost-benefit considerations, compliance timelines, and carrier obligations under the proposed rule, repeated with variation to build up document length for stress testing.</w:t>
      </w:r>
    </w:p>
    <w:p>
      <w:r>
        <w:t>Paragraph 57: this regulatory text discusses cost-benefit considerations, compliance timelines, and carrier obligations under the proposed rule, repeated with variation to build up document length for stress testing.</w:t>
      </w:r>
    </w:p>
    <w:p>
      <w:r>
        <w:t>Paragraph 58: this regulatory text discusses cost-benefit considerations, compliance timelines, and carrier obligations under the proposed rule, repeated with variation to build up document length for stress testing.</w:t>
      </w:r>
    </w:p>
    <w:p>
      <w:r>
        <w:t>Paragraph 59: this regulatory text discusses cost-benefit considerations, compliance timelines, and carrier obligations under the proposed rule, repeated with variation to build up document length for stress testing.</w:t>
      </w:r>
    </w:p>
    <w:p>
      <w:r>
        <w:t>Paragraph 60: this regulatory text discusses cost-benefit considerations, compliance timelines, and carrier obligations under the proposed rule, repeated with variation to build up document length for stress testing.</w:t>
      </w:r>
      <w:r>
        <w:t xml:space="preserve"> </w:t>
      </w:r>
      <w:ins w:id="11" w:author="Reviewer A" w:date="2026-01-01T00:00:00Z">
        <w:r>
          <w:t>(flagged for review)</w:t>
        </w:r>
      </w:ins>
    </w:p>
    <w:p>
      <w:r>
        <w:t>Paragraph 61: this regulatory text discusses cost-benefit considerations, compliance timelines, and carrier obligations under the proposed rule, repeated with variation to build up document length for stress testing.</w:t>
      </w:r>
    </w:p>
    <w:p>
      <w:r>
        <w:t>Paragraph 62: this regulatory text discusses cost-benefit considerations, compliance timelines, and carrier obligations under the proposed rule, repeated with variation to build up document length for stress testing.</w:t>
      </w:r>
    </w:p>
    <w:p>
      <w:r>
        <w:t>Paragraph 63: this regulatory text discusses cost-benefit considerations, compliance timelines, and carrier obligations under the proposed rule, repeated with variation to build up document length for stress testing.</w:t>
      </w:r>
    </w:p>
    <w:p>
      <w:r>
        <w:t>Paragraph 64: this regulatory text discusses cost-benefit considerations, compliance timelines, and carrier obligations under the proposed rule, repeated with variation to build up document length for stress testing.</w:t>
      </w:r>
    </w:p>
    <w:p>
      <w:r>
        <w:t>Paragraph 65: this regulatory text discusses cost-benefit considerations, compliance timelines, and carrier obligations under the proposed rule, repeated with variation to build up document length for stress testing.</w:t>
      </w:r>
    </w:p>
    <w:p>
      <w:r>
        <w:t>Paragraph 66: this regulatory text discusses cost-benefit considerations, compliance timelines, and carrier obligations under the proposed rule, repeated with variation to build up document length for stress testing.</w:t>
      </w:r>
    </w:p>
    <w:p>
      <w:r>
        <w:t>Paragraph 67: this regulatory text discusses cost-benefit considerations, compliance timelines, and carrier obligations under the proposed rule, repeated with variation to build up document length for stress testing.</w:t>
      </w:r>
    </w:p>
    <w:p>
      <w:r>
        <w:t>Paragraph 68: this regulatory text discusses cost-benefit considerations, compliance timelines, and carrier obligations under the proposed rule, repeated with variation to build up document length for stress testing.</w:t>
      </w:r>
    </w:p>
    <w:p>
      <w:r>
        <w:t>Paragraph 69: this regulatory text discusses cost-benefit considerations, compliance timelines, and carrier obligations under the proposed rule, repeated with variation to build up document length for stress testing.</w:t>
      </w:r>
    </w:p>
    <w:p>
      <w:r>
        <w:t>Paragraph 70: this regulatory text discusses cost-benefit considerations, compliance timelines, and carrier obligations under the proposed rule, repeated with variation to build up document length for stress testing.</w:t>
      </w:r>
      <w:r>
        <w:t xml:space="preserve"> </w:t>
      </w:r>
      <w:ins w:id="12" w:author="Reviewer A" w:date="2026-01-01T00:00:00Z">
        <w:r>
          <w:t>(flagged for review)</w:t>
        </w:r>
      </w:ins>
    </w:p>
    <w:p>
      <w:r>
        <w:t>Paragraph 71: this regulatory text discusses cost-benefit considerations, compliance timelines, and carrier obligations under the proposed rule, repeated with variation to build up document length for stress testing.</w:t>
      </w:r>
    </w:p>
    <w:p>
      <w:r>
        <w:t>Paragraph 72: this regulatory text discusses cost-benefit considerations, compliance timelines, and carrier obligations under the proposed rule, repeated with variation to build up document length for stress testing.</w:t>
      </w:r>
    </w:p>
    <w:p>
      <w:r>
        <w:t>Paragraph 73: this regulatory text discusses cost-benefit considerations, compliance timelines, and carrier obligations under the proposed rule, repeated with variation to build up document length for stress testing.</w:t>
      </w:r>
    </w:p>
    <w:p>
      <w:r>
        <w:t>Paragraph 74: this regulatory text discusses cost-benefit considerations, compliance timelines, and carrier obligations under the proposed rule, repeated with variation to build up document length for stress testing.</w:t>
      </w:r>
    </w:p>
    <w:p>
      <w:pPr>
        <w:pStyle w:val="Heading2"/>
      </w:pPr>
      <w:r>
        <w:t>Section 4</w:t>
      </w:r>
    </w:p>
    <w:p>
      <w:r>
        <w:t>Paragraph 75: this regulatory text discusses cost-benefit considerations, compliance timelines, and carrier obligations under the proposed rule, repeated with variation to build up document length for stress testing.</w:t>
      </w:r>
    </w:p>
    <w:p>
      <w:r>
        <w:t>Paragraph 76: this regulatory text discusses cost-benefit considerations, compliance timelines, and carrier obligations under the proposed rule, repeated with variation to build up document length for stress testing.</w:t>
      </w:r>
    </w:p>
    <w:p>
      <w:r>
        <w:t>Paragraph 77: this regulatory text discusses cost-benefit considerations, compliance timelines, and carrier obligations under the proposed rule, repeated with variation to build up document length for stress testing.</w:t>
      </w:r>
    </w:p>
    <w:p>
      <w:r>
        <w:t>Paragraph 78: this regulatory text discusses cost-benefit considerations, compliance timelines, and carrier obligations under the proposed rule, repeated with variation to build up document length for stress testing.</w:t>
      </w:r>
    </w:p>
    <w:p>
      <w:r>
        <w:t>Paragraph 79: this regulatory text discusses cost-benefit considerations, compliance timelines, and carrier obligations under the proposed rule, repeated with variation to build up document length for stress testing.</w:t>
      </w:r>
    </w:p>
    <w:p>
      <w:r>
        <w:t>Paragraph 80: this regulatory text discusses cost-benefit considerations, compliance timelines, and carrier obligations under the proposed rule, repeated with variation to build up document length for stress testing.</w:t>
      </w:r>
      <w:r>
        <w:t xml:space="preserve"> </w:t>
      </w:r>
      <w:ins w:id="13" w:author="Reviewer A" w:date="2026-01-01T00:00:00Z">
        <w:r>
          <w:t>(flagged for review)</w:t>
        </w:r>
      </w:ins>
    </w:p>
    <w:p>
      <w:r>
        <w:t>Paragraph 81: this regulatory text discusses cost-benefit considerations, compliance timelines, and carrier obligations under the proposed rule, repeated with variation to build up document length for stress testing.</w:t>
      </w:r>
    </w:p>
    <w:p>
      <w:r>
        <w:t>Paragraph 82: this regulatory text discusses cost-benefit considerations, compliance timelines, and carrier obligations under the proposed rule, repeated with variation to build up document length for stress testing.</w:t>
      </w:r>
    </w:p>
    <w:p>
      <w:r>
        <w:t>Paragraph 83: this regulatory text discusses cost-benefit considerations, compliance timelines, and carrier obligations under the proposed rule, repeated with variation to build up document length for stress testing.</w:t>
      </w:r>
    </w:p>
    <w:p>
      <w:r>
        <w:t>Paragraph 84: this regulatory text discusses cost-benefit considerations, compliance timelines, and carrier obligations under the proposed rule, repeated with variation to build up document length for stress testing.</w:t>
      </w:r>
    </w:p>
    <w:p>
      <w:r>
        <w:t>Paragraph 85: this regulatory text discusses cost-benefit considerations, compliance timelines, and carrier obligations under the proposed rule, repeated with variation to build up document length for stress testing.</w:t>
      </w:r>
    </w:p>
    <w:p>
      <w:r>
        <w:t>Paragraph 86: this regulatory text discusses cost-benefit considerations, compliance timelines, and carrier obligations under the proposed rule, repeated with variation to build up document length for stress testing.</w:t>
      </w:r>
    </w:p>
    <w:p>
      <w:r>
        <w:t>Paragraph 87: this regulatory text discusses cost-benefit considerations, compliance timelines, and carrier obligations under the proposed rule, repeated with variation to build up document length for stress testing.</w:t>
      </w:r>
    </w:p>
    <w:p>
      <w:r>
        <w:t>Paragraph 88: this regulatory text discusses cost-benefit considerations, compliance timelines, and carrier obligations under the proposed rule, repeated with variation to build up document length for stress testing.</w:t>
      </w:r>
    </w:p>
    <w:p>
      <w:r>
        <w:t>Paragraph 89: this regulatory text discusses cost-benefit considerations, compliance timelines, and carrier obligations under the proposed rule, repeated with variation to build up document length for stress testing.</w:t>
      </w:r>
    </w:p>
    <w:p>
      <w:r>
        <w:t>Paragraph 90: this regulatory text discusses cost-benefit considerations, compliance timelines, and carrier obligations under the proposed rule, repeated with variation to build up document length for stress testing.</w:t>
      </w:r>
      <w:r>
        <w:t xml:space="preserve"> </w:t>
      </w:r>
      <w:ins w:id="14" w:author="Reviewer A" w:date="2026-01-01T00:00:00Z">
        <w:r>
          <w:t>(flagged for review)</w:t>
        </w:r>
      </w:ins>
    </w:p>
    <w:p>
      <w:r>
        <w:t>Paragraph 91: this regulatory text discusses cost-benefit considerations, compliance timelines, and carrier obligations under the proposed rule, repeated with variation to build up document length for stress testing.</w:t>
      </w:r>
    </w:p>
    <w:p>
      <w:r>
        <w:t>Paragraph 92: this regulatory text discusses cost-benefit considerations, compliance timelines, and carrier obligations under the proposed rule, repeated with variation to build up document length for stress testing.</w:t>
      </w:r>
    </w:p>
    <w:p>
      <w:r>
        <w:t>Paragraph 93: this regulatory text discusses cost-benefit considerations, compliance timelines, and carrier obligations under the proposed rule, repeated with variation to build up document length for stress testing.</w:t>
      </w:r>
    </w:p>
    <w:p>
      <w:r>
        <w:t>Paragraph 94: this regulatory text discusses cost-benefit considerations, compliance timelines, and carrier obligations under the proposed rule, repeated with variation to build up document length for stress testing.</w:t>
      </w:r>
    </w:p>
    <w:p>
      <w:r>
        <w:t>Paragraph 95: this regulatory text discusses cost-benefit considerations, compliance timelines, and carrier obligations under the proposed rule, repeated with variation to build up document length for stress testing.</w:t>
      </w:r>
    </w:p>
    <w:p>
      <w:r>
        <w:t>Paragraph 96: this regulatory text discusses cost-benefit considerations, compliance timelines, and carrier obligations under the proposed rule, repeated with variation to build up document length for stress testing.</w:t>
      </w:r>
    </w:p>
    <w:p>
      <w:r>
        <w:t>Paragraph 97: this regulatory text discusses cost-benefit considerations, compliance timelines, and carrier obligations under the proposed rule, repeated with variation to build up document length for stress testing.</w:t>
      </w:r>
    </w:p>
    <w:p>
      <w:r>
        <w:t>Paragraph 98: this regulatory text discusses cost-benefit considerations, compliance timelines, and carrier obligations under the proposed rule, repeated with variation to build up document length for stress testing.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 99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Baseline</w:t>
            </w:r>
          </w:p>
        </w:tc>
        <w:tc>
          <w:tcPr>
            <w:tcW w:type="dxa" w:w="4320"/>
          </w:tcPr>
          <w:p>
            <w:r>
              <w:t>99</w:t>
            </w:r>
          </w:p>
        </w:tc>
      </w:tr>
    </w:tbl>
    <w:p>
      <w:pPr>
        <w:pStyle w:val="Heading2"/>
      </w:pPr>
      <w:r>
        <w:t>Section 5</w:t>
      </w:r>
    </w:p>
    <w:p>
      <w:r>
        <w:t>Paragraph 100: this regulatory text discusses cost-benefit considerations, compliance timelines, and carrier obligations under the proposed rule, repeated with variation to build up document length for stress testing.</w:t>
      </w:r>
      <w:r>
        <w:t xml:space="preserve"> </w:t>
      </w:r>
      <w:ins w:id="15" w:author="Reviewer A" w:date="2026-01-01T00:00:00Z">
        <w:r>
          <w:t>(flagged for review)</w:t>
        </w:r>
      </w:ins>
    </w:p>
    <w:p>
      <w:r>
        <w:t>Paragraph 101: this regulatory text discusses cost-benefit considerations, compliance timelines, and carrier obligations under the proposed rule, repeated with variation to build up document length for stress testing.</w:t>
      </w:r>
    </w:p>
    <w:p>
      <w:r>
        <w:t>Paragraph 102: this regulatory text discusses cost-benefit considerations, compliance timelines, and carrier obligations under the proposed rule, repeated with variation to build up document length for stress testing.</w:t>
      </w:r>
    </w:p>
    <w:p>
      <w:r>
        <w:t>Paragraph 103: this regulatory text discusses cost-benefit considerations, compliance timelines, and carrier obligations under the proposed rule, repeated with variation to build up document length for stress testing.</w:t>
      </w:r>
    </w:p>
    <w:p>
      <w:r>
        <w:t>Paragraph 104: this regulatory text discusses cost-benefit considerations, compliance timelines, and carrier obligations under the proposed rule, repeated with variation to build up document length for stress testing.</w:t>
      </w:r>
    </w:p>
    <w:p>
      <w:r>
        <w:t>Paragraph 105: this regulatory text discusses cost-benefit considerations, compliance timelines, and carrier obligations under the proposed rule, repeated with variation to build up document length for stress testing.</w:t>
      </w:r>
    </w:p>
    <w:p>
      <w:r>
        <w:t>Paragraph 106: this regulatory text discusses cost-benefit considerations, compliance timelines, and carrier obligations under the proposed rule, repeated with variation to build up document length for stress testing.</w:t>
      </w:r>
    </w:p>
    <w:p>
      <w:r>
        <w:t>Paragraph 107: this regulatory text discusses cost-benefit considerations, compliance timelines, and carrier obligations under the proposed rule, repeated with variation to build up document length for stress testing.</w:t>
      </w:r>
    </w:p>
    <w:p>
      <w:r>
        <w:t>Paragraph 108: this regulatory text discusses cost-benefit considerations, compliance timelines, and carrier obligations under the proposed rule, repeated with variation to build up document length for stress testing.</w:t>
      </w:r>
    </w:p>
    <w:p>
      <w:r>
        <w:t>Paragraph 109: this regulatory text discusses cost-benefit considerations, compliance timelines, and carrier obligations under the proposed rule, repeated with variation to build up document length for stress testing.</w:t>
      </w:r>
    </w:p>
    <w:p>
      <w:r>
        <w:t>Paragraph 110: this regulatory text discusses cost-benefit considerations, compliance timelines, and carrier obligations under the proposed rule, repeated with variation to build up document length for stress testing.</w:t>
      </w:r>
      <w:r>
        <w:t xml:space="preserve"> </w:t>
      </w:r>
      <w:ins w:id="16" w:author="Reviewer A" w:date="2026-01-01T00:00:00Z">
        <w:r>
          <w:t>(flagged for review)</w:t>
        </w:r>
      </w:ins>
    </w:p>
    <w:p>
      <w:r>
        <w:t>Paragraph 111: this regulatory text discusses cost-benefit considerations, compliance timelines, and carrier obligations under the proposed rule, repeated with variation to build up document length for stress testing.</w:t>
      </w:r>
    </w:p>
    <w:p>
      <w:r>
        <w:t>Paragraph 112: this regulatory text discusses cost-benefit considerations, compliance timelines, and carrier obligations under the proposed rule, repeated with variation to build up document length for stress testing.</w:t>
      </w:r>
    </w:p>
    <w:p>
      <w:r>
        <w:t>Paragraph 113: this regulatory text discusses cost-benefit considerations, compliance timelines, and carrier obligations under the proposed rule, repeated with variation to build up document length for stress testing.</w:t>
      </w:r>
    </w:p>
    <w:p>
      <w:r>
        <w:t>Paragraph 114: this regulatory text discusses cost-benefit considerations, compliance timelines, and carrier obligations under the proposed rule, repeated with variation to build up document length for stress testing.</w:t>
      </w:r>
    </w:p>
    <w:p>
      <w:r>
        <w:t>Paragraph 115: this regulatory text discusses cost-benefit considerations, compliance timelines, and carrier obligations under the proposed rule, repeated with variation to build up document length for stress testing.</w:t>
      </w:r>
    </w:p>
    <w:p>
      <w:r>
        <w:t>Paragraph 116: this regulatory text discusses cost-benefit considerations, compliance timelines, and carrier obligations under the proposed rule, repeated with variation to build up document length for stress testing.</w:t>
      </w:r>
    </w:p>
    <w:p>
      <w:r>
        <w:t>Paragraph 117: this regulatory text discusses cost-benefit considerations, compliance timelines, and carrier obligations under the proposed rule, repeated with variation to build up document length for stress testing.</w:t>
      </w:r>
    </w:p>
    <w:p>
      <w:r>
        <w:t>Paragraph 118: this regulatory text discusses cost-benefit considerations, compliance timelines, and carrier obligations under the proposed rule, repeated with variation to build up document length for stress testing.</w:t>
      </w:r>
    </w:p>
    <w:p>
      <w:r>
        <w:t>Paragraph 119: this regulatory text discusses cost-benefit considerations, compliance timelines, and carrier obligations under the proposed rule, repeated with variation to build up document length for stress testing.</w:t>
      </w:r>
    </w:p>
    <w:p>
      <w:r>
        <w:t>Paragraph 120: this regulatory text discusses cost-benefit considerations, compliance timelines, and carrier obligations under the proposed rule, repeated with variation to build up document length for stress testing.</w:t>
      </w:r>
      <w:r>
        <w:t xml:space="preserve"> </w:t>
      </w:r>
      <w:ins w:id="17" w:author="Reviewer A" w:date="2026-01-01T00:00:00Z">
        <w:r>
          <w:t>(flagged for review)</w:t>
        </w:r>
      </w:ins>
    </w:p>
    <w:p>
      <w:r>
        <w:t>Paragraph 121: this regulatory text discusses cost-benefit considerations, compliance timelines, and carrier obligations under the proposed rule, repeated with variation to build up document length for stress testing.</w:t>
      </w:r>
    </w:p>
    <w:p>
      <w:r>
        <w:t>Paragraph 122: this regulatory text discusses cost-benefit considerations, compliance timelines, and carrier obligations under the proposed rule, repeated with variation to build up document length for stress testing.</w:t>
      </w:r>
    </w:p>
    <w:p>
      <w:r>
        <w:t>Paragraph 123: this regulatory text discusses cost-benefit considerations, compliance timelines, and carrier obligations under the proposed rule, repeated with variation to build up document length for stress testing.</w:t>
      </w:r>
    </w:p>
    <w:p>
      <w:r>
        <w:t>Paragraph 124: this regulatory text discusses cost-benefit considerations, compliance timelines, and carrier obligations under the proposed rule, repeated with variation to build up document length for stress testing.</w:t>
      </w:r>
    </w:p>
    <w:p>
      <w:pPr>
        <w:pStyle w:val="Heading2"/>
      </w:pPr>
      <w:r>
        <w:t>Section 6</w:t>
      </w:r>
    </w:p>
    <w:p>
      <w:r>
        <w:t>Paragraph 125: this regulatory text discusses cost-benefit considerations, compliance timelines, and carrier obligations under the proposed rule, repeated with variation to build up document length for stress testing.</w:t>
      </w:r>
    </w:p>
    <w:p>
      <w:r>
        <w:t>Paragraph 126: this regulatory text discusses cost-benefit considerations, compliance timelines, and carrier obligations under the proposed rule, repeated with variation to build up document length for stress testing.</w:t>
      </w:r>
    </w:p>
    <w:p>
      <w:r>
        <w:t>Paragraph 127: this regulatory text discusses cost-benefit considerations, compliance timelines, and carrier obligations under the proposed rule, repeated with variation to build up document length for stress testing.</w:t>
      </w:r>
    </w:p>
    <w:p>
      <w:r>
        <w:t>Paragraph 128: this regulatory text discusses cost-benefit considerations, compliance timelines, and carrier obligations under the proposed rule, repeated with variation to build up document length for stress testing.</w:t>
      </w:r>
    </w:p>
    <w:p>
      <w:r>
        <w:t>Paragraph 129: this regulatory text discusses cost-benefit considerations, compliance timelines, and carrier obligations under the proposed rule, repeated with variation to build up document length for stress testing.</w:t>
      </w:r>
    </w:p>
    <w:p>
      <w:r>
        <w:t>Paragraph 130: this regulatory text discusses cost-benefit considerations, compliance timelines, and carrier obligations under the proposed rule, repeated with variation to build up document length for stress testing.</w:t>
      </w:r>
      <w:r>
        <w:t xml:space="preserve"> </w:t>
      </w:r>
      <w:ins w:id="18" w:author="Reviewer A" w:date="2026-01-01T00:00:00Z">
        <w:r>
          <w:t>(flagged for review)</w:t>
        </w:r>
      </w:ins>
    </w:p>
    <w:p>
      <w:r>
        <w:t>Paragraph 131: this regulatory text discusses cost-benefit considerations, compliance timelines, and carrier obligations under the proposed rule, repeated with variation to build up document length for stress testing.</w:t>
      </w:r>
    </w:p>
    <w:p>
      <w:r>
        <w:t>Paragraph 132: this regulatory text discusses cost-benefit considerations, compliance timelines, and carrier obligations under the proposed rule, repeated with variation to build up document length for stress testing.</w:t>
      </w:r>
    </w:p>
    <w:p>
      <w:r>
        <w:t>Paragraph 133: this regulatory text discusses cost-benefit considerations, compliance timelines, and carrier obligations under the proposed rule, repeated with variation to build up document length for stress testing.</w:t>
      </w:r>
    </w:p>
    <w:p>
      <w:r>
        <w:t>Paragraph 134: this regulatory text discusses cost-benefit considerations, compliance timelines, and carrier obligations under the proposed rule, repeated with variation to build up document length for stress testing.</w:t>
      </w:r>
    </w:p>
    <w:p>
      <w:r>
        <w:t>Paragraph 135: this regulatory text discusses cost-benefit considerations, compliance timelines, and carrier obligations under the proposed rule, repeated with variation to build up document length for stress testing.</w:t>
      </w:r>
    </w:p>
    <w:p>
      <w:r>
        <w:t>Paragraph 136: this regulatory text discusses cost-benefit considerations, compliance timelines, and carrier obligations under the proposed rule, repeated with variation to build up document length for stress testing.</w:t>
      </w:r>
    </w:p>
    <w:p>
      <w:r>
        <w:t>Paragraph 137: this regulatory text discusses cost-benefit considerations, compliance timelines, and carrier obligations under the proposed rule, repeated with variation to build up document length for stress testing.</w:t>
      </w:r>
    </w:p>
    <w:p>
      <w:r>
        <w:t>Paragraph 138: this regulatory text discusses cost-benefit considerations, compliance timelines, and carrier obligations under the proposed rule, repeated with variation to build up document length for stress testing.</w:t>
      </w:r>
    </w:p>
    <w:p>
      <w:r>
        <w:t>Paragraph 139: this regulatory text discusses cost-benefit considerations, compliance timelines, and carrier obligations under the proposed rule, repeated with variation to build up document length for stress testing.</w:t>
      </w:r>
    </w:p>
    <w:p>
      <w:r>
        <w:t>Paragraph 140: this regulatory text discusses cost-benefit considerations, compliance timelines, and carrier obligations under the proposed rule, repeated with variation to build up document length for stress testing.</w:t>
      </w:r>
      <w:r>
        <w:t xml:space="preserve"> </w:t>
      </w:r>
      <w:ins w:id="19" w:author="Reviewer A" w:date="2026-01-01T00:00:00Z">
        <w:r>
          <w:t>(flagged for review)</w:t>
        </w:r>
      </w:ins>
    </w:p>
    <w:p>
      <w:r>
        <w:t>Paragraph 141: this regulatory text discusses cost-benefit considerations, compliance timelines, and carrier obligations under the proposed rule, repeated with variation to build up document length for stress testing.</w:t>
      </w:r>
    </w:p>
    <w:p>
      <w:r>
        <w:t>Paragraph 142: this regulatory text discusses cost-benefit considerations, compliance timelines, and carrier obligations under the proposed rule, repeated with variation to build up document length for stress testing.</w:t>
      </w:r>
    </w:p>
    <w:p>
      <w:r>
        <w:t>Paragraph 143: this regulatory text discusses cost-benefit considerations, compliance timelines, and carrier obligations under the proposed rule, repeated with variation to build up document length for stress testing.</w:t>
      </w:r>
    </w:p>
    <w:p>
      <w:r>
        <w:t>Paragraph 144: this regulatory text discusses cost-benefit considerations, compliance timelines, and carrier obligations under the proposed rule, repeated with variation to build up document length for stress testing.</w:t>
      </w:r>
    </w:p>
    <w:p>
      <w:r>
        <w:t>Paragraph 145: this regulatory text discusses cost-benefit considerations, compliance timelines, and carrier obligations under the proposed rule, repeated with variation to build up document length for stress testing.</w:t>
      </w:r>
    </w:p>
    <w:p>
      <w:r>
        <w:t>Paragraph 146: this regulatory text discusses cost-benefit considerations, compliance timelines, and carrier obligations under the proposed rule, repeated with variation to build up document length for stress testing.</w:t>
      </w:r>
    </w:p>
    <w:p>
      <w:r>
        <w:t>Paragraph 147: this regulatory text discusses cost-benefit considerations, compliance timelines, and carrier obligations under the proposed rule, repeated with variation to build up document length for stress testing.</w:t>
      </w:r>
    </w:p>
    <w:p>
      <w:r>
        <w:t>Paragraph 148: this regulatory text discusses cost-benefit considerations, compliance timelines, and carrier obligations under the proposed rule, repeated with variation to build up document length for stress testing.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 149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Baseline</w:t>
            </w:r>
          </w:p>
        </w:tc>
        <w:tc>
          <w:tcPr>
            <w:tcW w:type="dxa" w:w="4320"/>
          </w:tcPr>
          <w:p>
            <w:r>
              <w:t>149</w:t>
            </w:r>
          </w:p>
        </w:tc>
      </w:tr>
    </w:tbl>
    <w:p>
      <w:pPr>
        <w:pStyle w:val="Heading2"/>
      </w:pPr>
      <w:r>
        <w:t>Section 7</w:t>
      </w:r>
    </w:p>
    <w:p>
      <w:r>
        <w:t>Paragraph 150: this regulatory text discusses cost-benefit considerations, compliance timelines, and carrier obligations under the proposed rule, repeated with variation to build up document length for stress testing.</w:t>
      </w:r>
      <w:r>
        <w:t xml:space="preserve"> </w:t>
      </w:r>
      <w:ins w:id="20" w:author="Reviewer A" w:date="2026-01-01T00:00:00Z">
        <w:r>
          <w:t>(flagged for review)</w:t>
        </w:r>
      </w:ins>
    </w:p>
    <w:p>
      <w:r>
        <w:t>Paragraph 151: this regulatory text discusses cost-benefit considerations, compliance timelines, and carrier obligations under the proposed rule, repeated with variation to build up document length for stress testing.</w:t>
      </w:r>
    </w:p>
    <w:p>
      <w:r>
        <w:t>Paragraph 152: this regulatory text discusses cost-benefit considerations, compliance timelines, and carrier obligations under the proposed rule, repeated with variation to build up document length for stress testing.</w:t>
      </w:r>
    </w:p>
    <w:p>
      <w:r>
        <w:t>Paragraph 153: this regulatory text discusses cost-benefit considerations, compliance timelines, and carrier obligations under the proposed rule, repeated with variation to build up document length for stress testing.</w:t>
      </w:r>
    </w:p>
    <w:p>
      <w:r>
        <w:t>Paragraph 154: this regulatory text discusses cost-benefit considerations, compliance timelines, and carrier obligations under the proposed rule, repeated with variation to build up document length for stress testing.</w:t>
      </w:r>
    </w:p>
    <w:p>
      <w:r>
        <w:t>Paragraph 155: this regulatory text discusses cost-benefit considerations, compliance timelines, and carrier obligations under the proposed rule, repeated with variation to build up document length for stress testing.</w:t>
      </w:r>
    </w:p>
    <w:p>
      <w:r>
        <w:t>Paragraph 156: this regulatory text discusses cost-benefit considerations, compliance timelines, and carrier obligations under the proposed rule, repeated with variation to build up document length for stress testing.</w:t>
      </w:r>
    </w:p>
    <w:p>
      <w:r>
        <w:t>Paragraph 157: this regulatory text discusses cost-benefit considerations, compliance timelines, and carrier obligations under the proposed rule, repeated with variation to build up document length for stress testing.</w:t>
      </w:r>
    </w:p>
    <w:p>
      <w:r>
        <w:t>Paragraph 158: this regulatory text discusses cost-benefit considerations, compliance timelines, and carrier obligations under the proposed rule, repeated with variation to build up document length for stress testing.</w:t>
      </w:r>
    </w:p>
    <w:p>
      <w:r>
        <w:t>Paragraph 159: this regulatory text discusses cost-benefit considerations, compliance timelines, and carrier obligations under the proposed rule, repeated with variation to build up document length for stress testing.</w:t>
      </w:r>
    </w:p>
    <w:p>
      <w:r>
        <w:t>Paragraph 160: this regulatory text discusses cost-benefit considerations, compliance timelines, and carrier obligations under the proposed rule, repeated with variation to build up document length for stress testing.</w:t>
      </w:r>
      <w:r>
        <w:t xml:space="preserve"> </w:t>
      </w:r>
      <w:ins w:id="21" w:author="Reviewer A" w:date="2026-01-01T00:00:00Z">
        <w:r>
          <w:t>(flagged for review)</w:t>
        </w:r>
      </w:ins>
    </w:p>
    <w:p>
      <w:r>
        <w:t>Paragraph 161: this regulatory text discusses cost-benefit considerations, compliance timelines, and carrier obligations under the proposed rule, repeated with variation to build up document length for stress testing.</w:t>
      </w:r>
    </w:p>
    <w:p>
      <w:r>
        <w:t>Paragraph 162: this regulatory text discusses cost-benefit considerations, compliance timelines, and carrier obligations under the proposed rule, repeated with variation to build up document length for stress testing.</w:t>
      </w:r>
    </w:p>
    <w:p>
      <w:r>
        <w:t>Paragraph 163: this regulatory text discusses cost-benefit considerations, compliance timelines, and carrier obligations under the proposed rule, repeated with variation to build up document length for stress testing.</w:t>
      </w:r>
    </w:p>
    <w:p>
      <w:r>
        <w:t>Paragraph 164: this regulatory text discusses cost-benefit considerations, compliance timelines, and carrier obligations under the proposed rule, repeated with variation to build up document length for stress testing.</w:t>
      </w:r>
    </w:p>
    <w:p>
      <w:r>
        <w:t>Paragraph 165: this regulatory text discusses cost-benefit considerations, compliance timelines, and carrier obligations under the proposed rule, repeated with variation to build up document length for stress testing.</w:t>
      </w:r>
    </w:p>
    <w:p>
      <w:r>
        <w:t>Paragraph 166: this regulatory text discusses cost-benefit considerations, compliance timelines, and carrier obligations under the proposed rule, repeated with variation to build up document length for stress testing.</w:t>
      </w:r>
    </w:p>
    <w:p>
      <w:r>
        <w:t>Paragraph 167: this regulatory text discusses cost-benefit considerations, compliance timelines, and carrier obligations under the proposed rule, repeated with variation to build up document length for stress testing.</w:t>
      </w:r>
    </w:p>
    <w:p>
      <w:r>
        <w:t>Paragraph 168: this regulatory text discusses cost-benefit considerations, compliance timelines, and carrier obligations under the proposed rule, repeated with variation to build up document length for stress testing.</w:t>
      </w:r>
    </w:p>
    <w:p>
      <w:r>
        <w:t>Paragraph 169: this regulatory text discusses cost-benefit considerations, compliance timelines, and carrier obligations under the proposed rule, repeated with variation to build up document length for stress testing.</w:t>
      </w:r>
    </w:p>
    <w:p>
      <w:r>
        <w:t>Paragraph 170: this regulatory text discusses cost-benefit considerations, compliance timelines, and carrier obligations under the proposed rule, repeated with variation to build up document length for stress testing.</w:t>
      </w:r>
      <w:r>
        <w:t xml:space="preserve"> </w:t>
      </w:r>
      <w:ins w:id="22" w:author="Reviewer A" w:date="2026-01-01T00:00:00Z">
        <w:r>
          <w:t>(flagged for review)</w:t>
        </w:r>
      </w:ins>
    </w:p>
    <w:p>
      <w:r>
        <w:t>Paragraph 171: this regulatory text discusses cost-benefit considerations, compliance timelines, and carrier obligations under the proposed rule, repeated with variation to build up document length for stress testing.</w:t>
      </w:r>
    </w:p>
    <w:p>
      <w:r>
        <w:t>Paragraph 172: this regulatory text discusses cost-benefit considerations, compliance timelines, and carrier obligations under the proposed rule, repeated with variation to build up document length for stress testing.</w:t>
      </w:r>
    </w:p>
    <w:p>
      <w:r>
        <w:t>Paragraph 173: this regulatory text discusses cost-benefit considerations, compliance timelines, and carrier obligations under the proposed rule, repeated with variation to build up document length for stress testing.</w:t>
      </w:r>
    </w:p>
    <w:p>
      <w:r>
        <w:t>Paragraph 174: this regulatory text discusses cost-benefit considerations, compliance timelines, and carrier obligations under the proposed rule, repeated with variation to build up document length for stress testing.</w:t>
      </w:r>
    </w:p>
    <w:p>
      <w:pPr>
        <w:pStyle w:val="Heading2"/>
      </w:pPr>
      <w:r>
        <w:t>Section 8</w:t>
      </w:r>
    </w:p>
    <w:p>
      <w:r>
        <w:t>Paragraph 175: this regulatory text discusses cost-benefit considerations, compliance timelines, and carrier obligations under the proposed rule, repeated with variation to build up document length for stress testing.</w:t>
      </w:r>
    </w:p>
    <w:p>
      <w:r>
        <w:t>Paragraph 176: this regulatory text discusses cost-benefit considerations, compliance timelines, and carrier obligations under the proposed rule, repeated with variation to build up document length for stress testing.</w:t>
      </w:r>
    </w:p>
    <w:p>
      <w:r>
        <w:t>Paragraph 177: this regulatory text discusses cost-benefit considerations, compliance timelines, and carrier obligations under the proposed rule, repeated with variation to build up document length for stress testing.</w:t>
      </w:r>
    </w:p>
    <w:p>
      <w:r>
        <w:t>Paragraph 178: this regulatory text discusses cost-benefit considerations, compliance timelines, and carrier obligations under the proposed rule, repeated with variation to build up document length for stress testing.</w:t>
      </w:r>
    </w:p>
    <w:p>
      <w:r>
        <w:t>Paragraph 179: this regulatory text discusses cost-benefit considerations, compliance timelines, and carrier obligations under the proposed rule, repeated with variation to build up document length for stress testing.</w:t>
      </w:r>
    </w:p>
    <w:p>
      <w:r>
        <w:t>Paragraph 180: this regulatory text discusses cost-benefit considerations, compliance timelines, and carrier obligations under the proposed rule, repeated with variation to build up document length for stress testing.</w:t>
      </w:r>
      <w:r>
        <w:t xml:space="preserve"> </w:t>
      </w:r>
      <w:ins w:id="23" w:author="Reviewer A" w:date="2026-01-01T00:00:00Z">
        <w:r>
          <w:t>(flagged for review)</w:t>
        </w:r>
      </w:ins>
    </w:p>
    <w:p>
      <w:r>
        <w:t>Paragraph 181: this regulatory text discusses cost-benefit considerations, compliance timelines, and carrier obligations under the proposed rule, repeated with variation to build up document length for stress testing.</w:t>
      </w:r>
    </w:p>
    <w:p>
      <w:r>
        <w:t>Paragraph 182: this regulatory text discusses cost-benefit considerations, compliance timelines, and carrier obligations under the proposed rule, repeated with variation to build up document length for stress testing.</w:t>
      </w:r>
    </w:p>
    <w:p>
      <w:r>
        <w:t>Paragraph 183: this regulatory text discusses cost-benefit considerations, compliance timelines, and carrier obligations under the proposed rule, repeated with variation to build up document length for stress testing.</w:t>
      </w:r>
    </w:p>
    <w:p>
      <w:r>
        <w:t>Paragraph 184: this regulatory text discusses cost-benefit considerations, compliance timelines, and carrier obligations under the proposed rule, repeated with variation to build up document length for stress testing.</w:t>
      </w:r>
    </w:p>
    <w:p>
      <w:r>
        <w:t>Paragraph 185: this regulatory text discusses cost-benefit considerations, compliance timelines, and carrier obligations under the proposed rule, repeated with variation to build up document length for stress testing.</w:t>
      </w:r>
    </w:p>
    <w:p>
      <w:r>
        <w:t>Paragraph 186: this regulatory text discusses cost-benefit considerations, compliance timelines, and carrier obligations under the proposed rule, repeated with variation to build up document length for stress testing.</w:t>
      </w:r>
    </w:p>
    <w:p>
      <w:r>
        <w:t>Paragraph 187: this regulatory text discusses cost-benefit considerations, compliance timelines, and carrier obligations under the proposed rule, repeated with variation to build up document length for stress testing.</w:t>
      </w:r>
    </w:p>
    <w:p>
      <w:r>
        <w:t>Paragraph 188: this regulatory text discusses cost-benefit considerations, compliance timelines, and carrier obligations under the proposed rule, repeated with variation to build up document length for stress testing.</w:t>
      </w:r>
    </w:p>
    <w:p>
      <w:r>
        <w:t>Paragraph 189: this regulatory text discusses cost-benefit considerations, compliance timelines, and carrier obligations under the proposed rule, repeated with variation to build up document length for stress testing.</w:t>
      </w:r>
    </w:p>
    <w:p>
      <w:r>
        <w:t>Paragraph 190: this regulatory text discusses cost-benefit considerations, compliance timelines, and carrier obligations under the proposed rule, repeated with variation to build up document length for stress testing.</w:t>
      </w:r>
      <w:r>
        <w:t xml:space="preserve"> </w:t>
      </w:r>
      <w:ins w:id="24" w:author="Reviewer A" w:date="2026-01-01T00:00:00Z">
        <w:r>
          <w:t>(flagged for review)</w:t>
        </w:r>
      </w:ins>
    </w:p>
    <w:p>
      <w:r>
        <w:t>Paragraph 191: this regulatory text discusses cost-benefit considerations, compliance timelines, and carrier obligations under the proposed rule, repeated with variation to build up document length for stress testing.</w:t>
      </w:r>
    </w:p>
    <w:p>
      <w:r>
        <w:t>Paragraph 192: this regulatory text discusses cost-benefit considerations, compliance timelines, and carrier obligations under the proposed rule, repeated with variation to build up document length for stress testing.</w:t>
      </w:r>
    </w:p>
    <w:p>
      <w:r>
        <w:t>Paragraph 193: this regulatory text discusses cost-benefit considerations, compliance timelines, and carrier obligations under the proposed rule, repeated with variation to build up document length for stress testing.</w:t>
      </w:r>
    </w:p>
    <w:p>
      <w:r>
        <w:t>Paragraph 194: this regulatory text discusses cost-benefit considerations, compliance timelines, and carrier obligations under the proposed rule, repeated with variation to build up document length for stress testing.</w:t>
      </w:r>
    </w:p>
    <w:p>
      <w:r>
        <w:t>Paragraph 195: this regulatory text discusses cost-benefit considerations, compliance timelines, and carrier obligations under the proposed rule, repeated with variation to build up document length for stress testing.</w:t>
      </w:r>
    </w:p>
    <w:p>
      <w:r>
        <w:t>Paragraph 196: this regulatory text discusses cost-benefit considerations, compliance timelines, and carrier obligations under the proposed rule, repeated with variation to build up document length for stress testing.</w:t>
      </w:r>
    </w:p>
    <w:p>
      <w:r>
        <w:t>Paragraph 197: this regulatory text discusses cost-benefit considerations, compliance timelines, and carrier obligations under the proposed rule, repeated with variation to build up document length for stress testing.</w:t>
      </w:r>
    </w:p>
    <w:p>
      <w:r>
        <w:t>Paragraph 198: this regulatory text discusses cost-benefit considerations, compliance timelines, and carrier obligations under the proposed rule, repeated with variation to build up document length for stress testing.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 199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Baseline</w:t>
            </w:r>
          </w:p>
        </w:tc>
        <w:tc>
          <w:tcPr>
            <w:tcW w:type="dxa" w:w="4320"/>
          </w:tcPr>
          <w:p>
            <w:r>
              <w:t>199</w:t>
            </w:r>
          </w:p>
        </w:tc>
      </w:tr>
    </w:tbl>
    <w:p>
      <w:pPr>
        <w:pStyle w:val="Heading2"/>
      </w:pPr>
      <w:r>
        <w:t>Section 9</w:t>
      </w:r>
    </w:p>
    <w:p>
      <w:r>
        <w:t>Paragraph 200: this regulatory text discusses cost-benefit considerations, compliance timelines, and carrier obligations under the proposed rule, repeated with variation to build up document length for stress testing.</w:t>
      </w:r>
      <w:r>
        <w:t xml:space="preserve"> </w:t>
      </w:r>
      <w:ins w:id="25" w:author="Reviewer A" w:date="2026-01-01T00:00:00Z">
        <w:r>
          <w:t>(flagged for review)</w:t>
        </w:r>
      </w:ins>
    </w:p>
    <w:p>
      <w:r>
        <w:t>Paragraph 201: this regulatory text discusses cost-benefit considerations, compliance timelines, and carrier obligations under the proposed rule, repeated with variation to build up document length for stress testing.</w:t>
      </w:r>
    </w:p>
    <w:p>
      <w:r>
        <w:t>Paragraph 202: this regulatory text discusses cost-benefit considerations, compliance timelines, and carrier obligations under the proposed rule, repeated with variation to build up document length for stress testing.</w:t>
      </w:r>
    </w:p>
    <w:p>
      <w:r>
        <w:t>Paragraph 203: this regulatory text discusses cost-benefit considerations, compliance timelines, and carrier obligations under the proposed rule, repeated with variation to build up document length for stress testing.</w:t>
      </w:r>
    </w:p>
    <w:p>
      <w:r>
        <w:t>Paragraph 204: this regulatory text discusses cost-benefit considerations, compliance timelines, and carrier obligations under the proposed rule, repeated with variation to build up document length for stress testing.</w:t>
      </w:r>
    </w:p>
    <w:p>
      <w:r>
        <w:t>Paragraph 205: this regulatory text discusses cost-benefit considerations, compliance timelines, and carrier obligations under the proposed rule, repeated with variation to build up document length for stress testing.</w:t>
      </w:r>
    </w:p>
    <w:p>
      <w:r>
        <w:t>Paragraph 206: this regulatory text discusses cost-benefit considerations, compliance timelines, and carrier obligations under the proposed rule, repeated with variation to build up document length for stress testing.</w:t>
      </w:r>
    </w:p>
    <w:p>
      <w:r>
        <w:t>Paragraph 207: this regulatory text discusses cost-benefit considerations, compliance timelines, and carrier obligations under the proposed rule, repeated with variation to build up document length for stress testing.</w:t>
      </w:r>
    </w:p>
    <w:p>
      <w:r>
        <w:t>Paragraph 208: this regulatory text discusses cost-benefit considerations, compliance timelines, and carrier obligations under the proposed rule, repeated with variation to build up document length for stress testing.</w:t>
      </w:r>
    </w:p>
    <w:p>
      <w:r>
        <w:t>Paragraph 209: this regulatory text discusses cost-benefit considerations, compliance timelines, and carrier obligations under the proposed rule, repeated with variation to build up document length for stress testing.</w:t>
      </w:r>
    </w:p>
    <w:p>
      <w:r>
        <w:t>Paragraph 210: this regulatory text discusses cost-benefit considerations, compliance timelines, and carrier obligations under the proposed rule, repeated with variation to build up document length for stress testing.</w:t>
      </w:r>
      <w:r>
        <w:t xml:space="preserve"> </w:t>
      </w:r>
      <w:ins w:id="26" w:author="Reviewer A" w:date="2026-01-01T00:00:00Z">
        <w:r>
          <w:t>(flagged for review)</w:t>
        </w:r>
      </w:ins>
    </w:p>
    <w:p>
      <w:r>
        <w:t>Paragraph 211: this regulatory text discusses cost-benefit considerations, compliance timelines, and carrier obligations under the proposed rule, repeated with variation to build up document length for stress testing.</w:t>
      </w:r>
    </w:p>
    <w:p>
      <w:r>
        <w:t>Paragraph 212: this regulatory text discusses cost-benefit considerations, compliance timelines, and carrier obligations under the proposed rule, repeated with variation to build up document length for stress testing.</w:t>
      </w:r>
    </w:p>
    <w:p>
      <w:r>
        <w:t>Paragraph 213: this regulatory text discusses cost-benefit considerations, compliance timelines, and carrier obligations under the proposed rule, repeated with variation to build up document length for stress testing.</w:t>
      </w:r>
    </w:p>
    <w:p>
      <w:r>
        <w:t>Paragraph 214: this regulatory text discusses cost-benefit considerations, compliance timelines, and carrier obligations under the proposed rule, repeated with variation to build up document length for stress testing.</w:t>
      </w:r>
    </w:p>
    <w:p>
      <w:r>
        <w:t>Paragraph 215: this regulatory text discusses cost-benefit considerations, compliance timelines, and carrier obligations under the proposed rule, repeated with variation to build up document length for stress testing.</w:t>
      </w:r>
    </w:p>
    <w:p>
      <w:r>
        <w:t>Paragraph 216: this regulatory text discusses cost-benefit considerations, compliance timelines, and carrier obligations under the proposed rule, repeated with variation to build up document length for stress testing.</w:t>
      </w:r>
    </w:p>
    <w:p>
      <w:r>
        <w:t>Paragraph 217: this regulatory text discusses cost-benefit considerations, compliance timelines, and carrier obligations under the proposed rule, repeated with variation to build up document length for stress testing.</w:t>
      </w:r>
    </w:p>
    <w:p>
      <w:r>
        <w:t>Paragraph 218: this regulatory text discusses cost-benefit considerations, compliance timelines, and carrier obligations under the proposed rule, repeated with variation to build up document length for stress testing.</w:t>
      </w:r>
    </w:p>
    <w:p>
      <w:r>
        <w:t>Paragraph 219: this regulatory text discusses cost-benefit considerations, compliance timelines, and carrier obligations under the proposed rule, repeated with variation to build up document length for stress testing.</w:t>
      </w:r>
    </w:p>
    <w:p>
      <w:r>
        <w:t>Paragraph 220: this regulatory text discusses cost-benefit considerations, compliance timelines, and carrier obligations under the proposed rule, repeated with variation to build up document length for stress testing.</w:t>
      </w:r>
      <w:r>
        <w:t xml:space="preserve"> </w:t>
      </w:r>
      <w:ins w:id="27" w:author="Reviewer A" w:date="2026-01-01T00:00:00Z">
        <w:r>
          <w:t>(flagged for review)</w:t>
        </w:r>
      </w:ins>
    </w:p>
    <w:p>
      <w:r>
        <w:t>Paragraph 221: this regulatory text discusses cost-benefit considerations, compliance timelines, and carrier obligations under the proposed rule, repeated with variation to build up document length for stress testing.</w:t>
      </w:r>
    </w:p>
    <w:p>
      <w:r>
        <w:t>Paragraph 222: this regulatory text discusses cost-benefit considerations, compliance timelines, and carrier obligations under the proposed rule, repeated with variation to build up document length for stress testing.</w:t>
      </w:r>
    </w:p>
    <w:p>
      <w:r>
        <w:t>Paragraph 223: this regulatory text discusses cost-benefit considerations, compliance timelines, and carrier obligations under the proposed rule, repeated with variation to build up document length for stress testing.</w:t>
      </w:r>
    </w:p>
    <w:p>
      <w:r>
        <w:t>Paragraph 224: this regulatory text discusses cost-benefit considerations, compliance timelines, and carrier obligations under the proposed rule, repeated with variation to build up document length for stress testing.</w:t>
      </w:r>
    </w:p>
    <w:p>
      <w:pPr>
        <w:pStyle w:val="Heading2"/>
      </w:pPr>
      <w:r>
        <w:t>Section 10</w:t>
      </w:r>
    </w:p>
    <w:p>
      <w:r>
        <w:t>Paragraph 225: this regulatory text discusses cost-benefit considerations, compliance timelines, and carrier obligations under the proposed rule, repeated with variation to build up document length for stress testing.</w:t>
      </w:r>
    </w:p>
    <w:p>
      <w:r>
        <w:t>Paragraph 226: this regulatory text discusses cost-benefit considerations, compliance timelines, and carrier obligations under the proposed rule, repeated with variation to build up document length for stress testing.</w:t>
      </w:r>
    </w:p>
    <w:p>
      <w:r>
        <w:t>Paragraph 227: this regulatory text discusses cost-benefit considerations, compliance timelines, and carrier obligations under the proposed rule, repeated with variation to build up document length for stress testing.</w:t>
      </w:r>
    </w:p>
    <w:p>
      <w:r>
        <w:t>Paragraph 228: this regulatory text discusses cost-benefit considerations, compliance timelines, and carrier obligations under the proposed rule, repeated with variation to build up document length for stress testing.</w:t>
      </w:r>
    </w:p>
    <w:p>
      <w:r>
        <w:t>Paragraph 229: this regulatory text discusses cost-benefit considerations, compliance timelines, and carrier obligations under the proposed rule, repeated with variation to build up document length for stress testing.</w:t>
      </w:r>
    </w:p>
    <w:p>
      <w:r>
        <w:t>Paragraph 230: this regulatory text discusses cost-benefit considerations, compliance timelines, and carrier obligations under the proposed rule, repeated with variation to build up document length for stress testing.</w:t>
      </w:r>
      <w:r>
        <w:t xml:space="preserve"> </w:t>
      </w:r>
      <w:ins w:id="28" w:author="Reviewer A" w:date="2026-01-01T00:00:00Z">
        <w:r>
          <w:t>(flagged for review)</w:t>
        </w:r>
      </w:ins>
    </w:p>
    <w:p>
      <w:r>
        <w:t>Paragraph 231: this regulatory text discusses cost-benefit considerations, compliance timelines, and carrier obligations under the proposed rule, repeated with variation to build up document length for stress testing.</w:t>
      </w:r>
    </w:p>
    <w:p>
      <w:r>
        <w:t>Paragraph 232: this regulatory text discusses cost-benefit considerations, compliance timelines, and carrier obligations under the proposed rule, repeated with variation to build up document length for stress testing.</w:t>
      </w:r>
    </w:p>
    <w:p>
      <w:r>
        <w:t>Paragraph 233: this regulatory text discusses cost-benefit considerations, compliance timelines, and carrier obligations under the proposed rule, repeated with variation to build up document length for stress testing.</w:t>
      </w:r>
    </w:p>
    <w:p>
      <w:r>
        <w:t>Paragraph 234: this regulatory text discusses cost-benefit considerations, compliance timelines, and carrier obligations under the proposed rule, repeated with variation to build up document length for stress testing.</w:t>
      </w:r>
    </w:p>
    <w:p>
      <w:r>
        <w:t>Paragraph 235: this regulatory text discusses cost-benefit considerations, compliance timelines, and carrier obligations under the proposed rule, repeated with variation to build up document length for stress testing.</w:t>
      </w:r>
    </w:p>
    <w:p>
      <w:r>
        <w:t>Paragraph 236: this regulatory text discusses cost-benefit considerations, compliance timelines, and carrier obligations under the proposed rule, repeated with variation to build up document length for stress testing.</w:t>
      </w:r>
    </w:p>
    <w:p>
      <w:r>
        <w:t>Paragraph 237: this regulatory text discusses cost-benefit considerations, compliance timelines, and carrier obligations under the proposed rule, repeated with variation to build up document length for stress testing.</w:t>
      </w:r>
    </w:p>
    <w:p>
      <w:r>
        <w:t>Paragraph 238: this regulatory text discusses cost-benefit considerations, compliance timelines, and carrier obligations under the proposed rule, repeated with variation to build up document length for stress testing.</w:t>
      </w:r>
    </w:p>
    <w:p>
      <w:r>
        <w:t>Paragraph 239: this regulatory text discusses cost-benefit considerations, compliance timelines, and carrier obligations under the proposed rule, repeated with variation to build up document length for stress testing.</w:t>
      </w:r>
    </w:p>
    <w:p>
      <w:r>
        <w:t>Paragraph 240: this regulatory text discusses cost-benefit considerations, compliance timelines, and carrier obligations under the proposed rule, repeated with variation to build up document length for stress testing.</w:t>
      </w:r>
      <w:r>
        <w:t xml:space="preserve"> </w:t>
      </w:r>
      <w:ins w:id="29" w:author="Reviewer A" w:date="2026-01-01T00:00:00Z">
        <w:r>
          <w:t>(flagged for review)</w:t>
        </w:r>
      </w:ins>
    </w:p>
    <w:p>
      <w:r>
        <w:t>Paragraph 241: this regulatory text discusses cost-benefit considerations, compliance timelines, and carrier obligations under the proposed rule, repeated with variation to build up document length for stress testing.</w:t>
      </w:r>
    </w:p>
    <w:p>
      <w:r>
        <w:t>Paragraph 242: this regulatory text discusses cost-benefit considerations, compliance timelines, and carrier obligations under the proposed rule, repeated with variation to build up document length for stress testing.</w:t>
      </w:r>
    </w:p>
    <w:p>
      <w:r>
        <w:t>Paragraph 243: this regulatory text discusses cost-benefit considerations, compliance timelines, and carrier obligations under the proposed rule, repeated with variation to build up document length for stress testing.</w:t>
      </w:r>
    </w:p>
    <w:p>
      <w:r>
        <w:t>Paragraph 244: this regulatory text discusses cost-benefit considerations, compliance timelines, and carrier obligations under the proposed rule, repeated with variation to build up document length for stress testing.</w:t>
      </w:r>
    </w:p>
    <w:p>
      <w:r>
        <w:t>Paragraph 245: this regulatory text discusses cost-benefit considerations, compliance timelines, and carrier obligations under the proposed rule, repeated with variation to build up document length for stress testing.</w:t>
      </w:r>
    </w:p>
    <w:p>
      <w:r>
        <w:t>Paragraph 246: this regulatory text discusses cost-benefit considerations, compliance timelines, and carrier obligations under the proposed rule, repeated with variation to build up document length for stress testing.</w:t>
      </w:r>
    </w:p>
    <w:p>
      <w:r>
        <w:t>Paragraph 247: this regulatory text discusses cost-benefit considerations, compliance timelines, and carrier obligations under the proposed rule, repeated with variation to build up document length for stress testing.</w:t>
      </w:r>
    </w:p>
    <w:p>
      <w:r>
        <w:t>Paragraph 248: this regulatory text discusses cost-benefit considerations, compliance timelines, and carrier obligations under the proposed rule, repeated with variation to build up document length for stress testing.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 249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Baseline</w:t>
            </w:r>
          </w:p>
        </w:tc>
        <w:tc>
          <w:tcPr>
            <w:tcW w:type="dxa" w:w="4320"/>
          </w:tcPr>
          <w:p>
            <w:r>
              <w:t>249</w:t>
            </w:r>
          </w:p>
        </w:tc>
      </w:tr>
    </w:tbl>
    <w:p>
      <w:pPr>
        <w:pStyle w:val="Heading2"/>
      </w:pPr>
      <w:r>
        <w:t>Section 11</w:t>
      </w:r>
    </w:p>
    <w:p>
      <w:r>
        <w:t>Paragraph 250: this regulatory text discusses cost-benefit considerations, compliance timelines, and carrier obligations under the proposed rule, repeated with variation to build up document length for stress testing.</w:t>
      </w:r>
      <w:r>
        <w:t xml:space="preserve"> </w:t>
      </w:r>
      <w:ins w:id="30" w:author="Reviewer A" w:date="2026-01-01T00:00:00Z">
        <w:r>
          <w:t>(flagged for review)</w:t>
        </w:r>
      </w:ins>
    </w:p>
    <w:p>
      <w:r>
        <w:t>Paragraph 251: this regulatory text discusses cost-benefit considerations, compliance timelines, and carrier obligations under the proposed rule, repeated with variation to build up document length for stress testing.</w:t>
      </w:r>
    </w:p>
    <w:p>
      <w:r>
        <w:t>Paragraph 252: this regulatory text discusses cost-benefit considerations, compliance timelines, and carrier obligations under the proposed rule, repeated with variation to build up document length for stress testing.</w:t>
      </w:r>
    </w:p>
    <w:p>
      <w:r>
        <w:t>Paragraph 253: this regulatory text discusses cost-benefit considerations, compliance timelines, and carrier obligations under the proposed rule, repeated with variation to build up document length for stress testing.</w:t>
      </w:r>
    </w:p>
    <w:p>
      <w:r>
        <w:t>Paragraph 254: this regulatory text discusses cost-benefit considerations, compliance timelines, and carrier obligations under the proposed rule, repeated with variation to build up document length for stress testing.</w:t>
      </w:r>
    </w:p>
    <w:p>
      <w:r>
        <w:t>Paragraph 255: this regulatory text discusses cost-benefit considerations, compliance timelines, and carrier obligations under the proposed rule, repeated with variation to build up document length for stress testing.</w:t>
      </w:r>
    </w:p>
    <w:p>
      <w:r>
        <w:t>Paragraph 256: this regulatory text discusses cost-benefit considerations, compliance timelines, and carrier obligations under the proposed rule, repeated with variation to build up document length for stress testing.</w:t>
      </w:r>
    </w:p>
    <w:p>
      <w:r>
        <w:t>Paragraph 257: this regulatory text discusses cost-benefit considerations, compliance timelines, and carrier obligations under the proposed rule, repeated with variation to build up document length for stress testing.</w:t>
      </w:r>
    </w:p>
    <w:p>
      <w:r>
        <w:t>Paragraph 258: this regulatory text discusses cost-benefit considerations, compliance timelines, and carrier obligations under the proposed rule, repeated with variation to build up document length for stress testing.</w:t>
      </w:r>
    </w:p>
    <w:p>
      <w:r>
        <w:t>Paragraph 259: this regulatory text discusses cost-benefit considerations, compliance timelines, and carrier obligations under the proposed rule, repeated with variation to build up document length for stress testing.</w:t>
      </w:r>
    </w:p>
    <w:p>
      <w:r>
        <w:t>Paragraph 260: this regulatory text discusses cost-benefit considerations, compliance timelines, and carrier obligations under the proposed rule, repeated with variation to build up document length for stress testing.</w:t>
      </w:r>
      <w:r>
        <w:t xml:space="preserve"> </w:t>
      </w:r>
      <w:ins w:id="31" w:author="Reviewer A" w:date="2026-01-01T00:00:00Z">
        <w:r>
          <w:t>(flagged for review)</w:t>
        </w:r>
      </w:ins>
    </w:p>
    <w:p>
      <w:r>
        <w:t>Paragraph 261: this regulatory text discusses cost-benefit considerations, compliance timelines, and carrier obligations under the proposed rule, repeated with variation to build up document length for stress testing.</w:t>
      </w:r>
    </w:p>
    <w:p>
      <w:r>
        <w:t>Paragraph 262: this regulatory text discusses cost-benefit considerations, compliance timelines, and carrier obligations under the proposed rule, repeated with variation to build up document length for stress testing.</w:t>
      </w:r>
    </w:p>
    <w:p>
      <w:r>
        <w:t>Paragraph 263: this regulatory text discusses cost-benefit considerations, compliance timelines, and carrier obligations under the proposed rule, repeated with variation to build up document length for stress testing.</w:t>
      </w:r>
    </w:p>
    <w:p>
      <w:r>
        <w:t>Paragraph 264: this regulatory text discusses cost-benefit considerations, compliance timelines, and carrier obligations under the proposed rule, repeated with variation to build up document length for stress testing.</w:t>
      </w:r>
    </w:p>
    <w:p>
      <w:r>
        <w:t>Paragraph 265: this regulatory text discusses cost-benefit considerations, compliance timelines, and carrier obligations under the proposed rule, repeated with variation to build up document length for stress testing.</w:t>
      </w:r>
    </w:p>
    <w:p>
      <w:r>
        <w:t>Paragraph 266: this regulatory text discusses cost-benefit considerations, compliance timelines, and carrier obligations under the proposed rule, repeated with variation to build up document length for stress testing.</w:t>
      </w:r>
    </w:p>
    <w:p>
      <w:r>
        <w:t>Paragraph 267: this regulatory text discusses cost-benefit considerations, compliance timelines, and carrier obligations under the proposed rule, repeated with variation to build up document length for stress testing.</w:t>
      </w:r>
    </w:p>
    <w:p>
      <w:r>
        <w:t>Paragraph 268: this regulatory text discusses cost-benefit considerations, compliance timelines, and carrier obligations under the proposed rule, repeated with variation to build up document length for stress testing.</w:t>
      </w:r>
    </w:p>
    <w:p>
      <w:r>
        <w:t>Paragraph 269: this regulatory text discusses cost-benefit considerations, compliance timelines, and carrier obligations under the proposed rule, repeated with variation to build up document length for stress testing.</w:t>
      </w:r>
    </w:p>
    <w:p>
      <w:r>
        <w:t>Paragraph 270: this regulatory text discusses cost-benefit considerations, compliance timelines, and carrier obligations under the proposed rule, repeated with variation to build up document length for stress testing.</w:t>
      </w:r>
      <w:r>
        <w:t xml:space="preserve"> </w:t>
      </w:r>
      <w:ins w:id="32" w:author="Reviewer A" w:date="2026-01-01T00:00:00Z">
        <w:r>
          <w:t>(flagged for review)</w:t>
        </w:r>
      </w:ins>
    </w:p>
    <w:p>
      <w:r>
        <w:t>Paragraph 271: this regulatory text discusses cost-benefit considerations, compliance timelines, and carrier obligations under the proposed rule, repeated with variation to build up document length for stress testing.</w:t>
      </w:r>
    </w:p>
    <w:p>
      <w:r>
        <w:t>Paragraph 272: this regulatory text discusses cost-benefit considerations, compliance timelines, and carrier obligations under the proposed rule, repeated with variation to build up document length for stress testing.</w:t>
      </w:r>
    </w:p>
    <w:p>
      <w:r>
        <w:t>Paragraph 273: this regulatory text discusses cost-benefit considerations, compliance timelines, and carrier obligations under the proposed rule, repeated with variation to build up document length for stress testing.</w:t>
      </w:r>
    </w:p>
    <w:p>
      <w:r>
        <w:t>Paragraph 274: this regulatory text discusses cost-benefit considerations, compliance timelines, and carrier obligations under the proposed rule, repeated with variation to build up document length for stress testing.</w:t>
      </w:r>
    </w:p>
    <w:p>
      <w:pPr>
        <w:pStyle w:val="Heading2"/>
      </w:pPr>
      <w:r>
        <w:t>Section 12</w:t>
      </w:r>
    </w:p>
    <w:p>
      <w:r>
        <w:t>Paragraph 275: this regulatory text discusses cost-benefit considerations, compliance timelines, and carrier obligations under the proposed rule, repeated with variation to build up document length for stress testing.</w:t>
      </w:r>
    </w:p>
    <w:p>
      <w:r>
        <w:t>Paragraph 276: this regulatory text discusses cost-benefit considerations, compliance timelines, and carrier obligations under the proposed rule, repeated with variation to build up document length for stress testing.</w:t>
      </w:r>
    </w:p>
    <w:p>
      <w:r>
        <w:t>Paragraph 277: this regulatory text discusses cost-benefit considerations, compliance timelines, and carrier obligations under the proposed rule, repeated with variation to build up document length for stress testing.</w:t>
      </w:r>
    </w:p>
    <w:p>
      <w:r>
        <w:t>Paragraph 278: this regulatory text discusses cost-benefit considerations, compliance timelines, and carrier obligations under the proposed rule, repeated with variation to build up document length for stress testing.</w:t>
      </w:r>
    </w:p>
    <w:p>
      <w:r>
        <w:t>Paragraph 279: this regulatory text discusses cost-benefit considerations, compliance timelines, and carrier obligations under the proposed rule, repeated with variation to build up document length for stress testing.</w:t>
      </w:r>
    </w:p>
    <w:p>
      <w:r>
        <w:t>Paragraph 280: this regulatory text discusses cost-benefit considerations, compliance timelines, and carrier obligations under the proposed rule, repeated with variation to build up document length for stress testing.</w:t>
      </w:r>
      <w:r>
        <w:t xml:space="preserve"> </w:t>
      </w:r>
      <w:ins w:id="33" w:author="Reviewer A" w:date="2026-01-01T00:00:00Z">
        <w:r>
          <w:t>(flagged for review)</w:t>
        </w:r>
      </w:ins>
    </w:p>
    <w:p>
      <w:r>
        <w:t>Paragraph 281: this regulatory text discusses cost-benefit considerations, compliance timelines, and carrier obligations under the proposed rule, repeated with variation to build up document length for stress testing.</w:t>
      </w:r>
    </w:p>
    <w:p>
      <w:r>
        <w:t>Paragraph 282: this regulatory text discusses cost-benefit considerations, compliance timelines, and carrier obligations under the proposed rule, repeated with variation to build up document length for stress testing.</w:t>
      </w:r>
    </w:p>
    <w:p>
      <w:r>
        <w:t>Paragraph 283: this regulatory text discusses cost-benefit considerations, compliance timelines, and carrier obligations under the proposed rule, repeated with variation to build up document length for stress testing.</w:t>
      </w:r>
    </w:p>
    <w:p>
      <w:r>
        <w:t>Paragraph 284: this regulatory text discusses cost-benefit considerations, compliance timelines, and carrier obligations under the proposed rule, repeated with variation to build up document length for stress testing.</w:t>
      </w:r>
    </w:p>
    <w:p>
      <w:r>
        <w:t>Paragraph 285: this regulatory text discusses cost-benefit considerations, compliance timelines, and carrier obligations under the proposed rule, repeated with variation to build up document length for stress testing.</w:t>
      </w:r>
    </w:p>
    <w:p>
      <w:r>
        <w:t>Paragraph 286: this regulatory text discusses cost-benefit considerations, compliance timelines, and carrier obligations under the proposed rule, repeated with variation to build up document length for stress testing.</w:t>
      </w:r>
    </w:p>
    <w:p>
      <w:r>
        <w:t>Paragraph 287: this regulatory text discusses cost-benefit considerations, compliance timelines, and carrier obligations under the proposed rule, repeated with variation to build up document length for stress testing.</w:t>
      </w:r>
    </w:p>
    <w:p>
      <w:r>
        <w:t>Paragraph 288: this regulatory text discusses cost-benefit considerations, compliance timelines, and carrier obligations under the proposed rule, repeated with variation to build up document length for stress testing.</w:t>
      </w:r>
    </w:p>
    <w:p>
      <w:r>
        <w:t>Paragraph 289: this regulatory text discusses cost-benefit considerations, compliance timelines, and carrier obligations under the proposed rule, repeated with variation to build up document length for stress testing.</w:t>
      </w:r>
    </w:p>
    <w:p>
      <w:r>
        <w:t>Paragraph 290: this regulatory text discusses cost-benefit considerations, compliance timelines, and carrier obligations under the proposed rule, repeated with variation to build up document length for stress testing.</w:t>
      </w:r>
      <w:r>
        <w:t xml:space="preserve"> </w:t>
      </w:r>
      <w:ins w:id="34" w:author="Reviewer A" w:date="2026-01-01T00:00:00Z">
        <w:r>
          <w:t>(flagged for review)</w:t>
        </w:r>
      </w:ins>
    </w:p>
    <w:p>
      <w:r>
        <w:t>Paragraph 291: this regulatory text discusses cost-benefit considerations, compliance timelines, and carrier obligations under the proposed rule, repeated with variation to build up document length for stress testing.</w:t>
      </w:r>
    </w:p>
    <w:p>
      <w:r>
        <w:t>Paragraph 292: this regulatory text discusses cost-benefit considerations, compliance timelines, and carrier obligations under the proposed rule, repeated with variation to build up document length for stress testing.</w:t>
      </w:r>
    </w:p>
    <w:p>
      <w:r>
        <w:t>Paragraph 293: this regulatory text discusses cost-benefit considerations, compliance timelines, and carrier obligations under the proposed rule, repeated with variation to build up document length for stress testing.</w:t>
      </w:r>
    </w:p>
    <w:p>
      <w:r>
        <w:t>Paragraph 294: this regulatory text discusses cost-benefit considerations, compliance timelines, and carrier obligations under the proposed rule, repeated with variation to build up document length for stress testing.</w:t>
      </w:r>
    </w:p>
    <w:p>
      <w:r>
        <w:t>Paragraph 295: this regulatory text discusses cost-benefit considerations, compliance timelines, and carrier obligations under the proposed rule, repeated with variation to build up document length for stress testing.</w:t>
      </w:r>
    </w:p>
    <w:p>
      <w:r>
        <w:t>Paragraph 296: this regulatory text discusses cost-benefit considerations, compliance timelines, and carrier obligations under the proposed rule, repeated with variation to build up document length for stress testing.</w:t>
      </w:r>
    </w:p>
    <w:p>
      <w:r>
        <w:t>Paragraph 297: this regulatory text discusses cost-benefit considerations, compliance timelines, and carrier obligations under the proposed rule, repeated with variation to build up document length for stress testing.</w:t>
      </w:r>
    </w:p>
    <w:p>
      <w:r>
        <w:t>Paragraph 298: this regulatory text discusses cost-benefit considerations, compliance timelines, and carrier obligations under the proposed rule, repeated with variation to build up document length for stress testing.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 299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Baseline</w:t>
            </w:r>
          </w:p>
        </w:tc>
        <w:tc>
          <w:tcPr>
            <w:tcW w:type="dxa" w:w="4320"/>
          </w:tcPr>
          <w:p>
            <w:r>
              <w:t>299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