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AutoReviewer Test Document</w:t>
      </w:r>
    </w:p>
    <w:p>
      <w:r>
        <w:t>This is the first paragraph of our test document. It contains some text that we can replace or delete using our tool.</w:t>
      </w:r>
    </w:p>
    <w:p>
      <w:pPr>
        <w:numPr>
          <w:ilvl w:val="0"/>
          <w:numId w:val="1"/>
        </w:numPr>
      </w:pPr>
      <w:r>
        <w:t>First bullet item.</w:t>
      </w:r>
    </w:p>
    <w:p>
      <w:r>
        <w:t xml:space="preserve">This paragraph has an existing </w:t>
      </w:r>
      <w:commentRangeStart w:id="1"/>
      <w:r>
        <w:t>comment attached</w:t>
      </w:r>
      <w:commentRangeEnd w:id="1"/>
      <w:r>
        <w:commentReference w:id="1"/>
      </w:r>
      <w:r>
        <w:t xml:space="preserve"> to it.</w:t>
      </w:r>
    </w:p>
    <w:p>
      <w:r>
        <w:t xml:space="preserve">This paragraph contains an existing tracked </w:t>
      </w:r>
      <w:ins w:id="2" w:author="Prior Author" w:date="2026-06-20T12:00:00Z">
        <w:r>
          <w:t>inserted change</w:t>
        </w:r>
      </w:ins>
      <w:r>
        <w:t xml:space="preserve"> and a tracked </w:t>
      </w:r>
      <w:del w:id="3" w:author="Prior Author" w:date="2026-06-20T12:00:00Z">
        <w:r>
          <w:delText xml:space="preserve">deleted change</w:delText>
        </w:r>
      </w:del>
      <w:r>
        <w:t>.</w:t>
      </w:r>
    </w:p>
    <w:tbl>
      <w:tr>
        <w:tc>
          <w:p>
            <w:r>
              <w:t>Table Cell Row 1 Col 1</w:t>
            </w:r>
          </w:p>
        </w:tc>
        <w:tc>
          <w:p>
            <w:r>
              <w:t>Table Cell Row 1 Col 2</w:t>
            </w:r>
          </w:p>
        </w:tc>
      </w:tr>
    </w:tbl>
    <w:p>
      <w:r>
        <w:t>This text references a footnote</w:t>
      </w:r>
      <w:r>
        <w:rPr>
          <w:rStyle w:val="FootnoteReference"/>
        </w:rPr>
        <w:footnoteReference w:id="1"/>
      </w:r>
      <w:r>
        <w:t>.</w:t>
      </w:r>
    </w:p>
  </w:body>
</w:document>
</file>

<file path=word/comments.xml><?xml version="1.0" encoding="utf-8"?>
<w:comments xmlns:w="http://schemas.openxmlformats.org/wordprocessingml/2006/main">
  <w:comment w:id="1" w:author="Prior Reviewer" w:initials="PR" w:date="2026-06-21T10:00:00Z">
    <w:p>
      <w:r>
        <w:t>This comment suggests that we verify the draft structure.</w:t>
      </w:r>
    </w:p>
  </w:comment>
</w:comments>
</file>

<file path=word/footnotes.xml><?xml version="1.0" encoding="utf-8"?>
<w:footnotes xmlns:w="http://schemas.openxmlformats.org/wordprocessingml/2006/main"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the test footnote content.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comments" Target="comments.xml"/>
</Relationships>
</file>